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資訊工程學系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114學年度專題製作期初報告</w:t>
      </w:r>
    </w:p>
    <w:p w:rsidR="00000000" w:rsidDel="00000000" w:rsidP="00000000" w:rsidRDefault="00000000" w:rsidRPr="00000000" w14:paraId="00000003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題目：Wi-Fi 封包偵測與分析（被動式）</w:t>
      </w:r>
    </w:p>
    <w:p w:rsidR="00000000" w:rsidDel="00000000" w:rsidP="00000000" w:rsidRDefault="00000000" w:rsidRPr="00000000" w14:paraId="00000008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指導老師：       教授</w:t>
      </w:r>
    </w:p>
    <w:p w:rsidR="00000000" w:rsidDel="00000000" w:rsidP="00000000" w:rsidRDefault="00000000" w:rsidRPr="00000000" w14:paraId="0000000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組長:高恩在</w:t>
        <w:br w:type="textWrapping"/>
        <w:t xml:space="preserve">組員:</w:t>
      </w:r>
    </w:p>
    <w:p w:rsidR="00000000" w:rsidDel="00000000" w:rsidP="00000000" w:rsidRDefault="00000000" w:rsidRPr="00000000" w14:paraId="0000000F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中華民國 114年 6 月  22 日</w:t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目錄</w:t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一、 摘要 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二、 研究背景與目的 </w:t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三、</w:t>
      </w:r>
      <w:sdt>
        <w:sdtPr>
          <w:id w:val="1107990533"/>
          <w:tag w:val="goog_rdk_0"/>
        </w:sdtPr>
        <w:sdtContent>
          <w:del w:author="wong hugo" w:id="0" w:date="2025-07-08T12:59:28Z"/>
          <w:sdt>
            <w:sdtPr>
              <w:id w:val="-753672995"/>
              <w:tag w:val="goog_rdk_1"/>
            </w:sdtPr>
            <w:sdtContent>
              <w:commentRangeStart w:id="0"/>
            </w:sdtContent>
          </w:sdt>
          <w:del w:author="wong hugo" w:id="0" w:date="2025-07-08T12:59:28Z"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highlight w:val="white"/>
                <w:rtl w:val="0"/>
              </w:rPr>
              <w:delText xml:space="preserve"> 專題內容 </w:delText>
            </w:r>
          </w:del>
        </w:sdtContent>
      </w:sdt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四、 研究方法 </w:t>
      </w:r>
    </w:p>
    <w:p w:rsidR="00000000" w:rsidDel="00000000" w:rsidP="00000000" w:rsidRDefault="00000000" w:rsidRPr="00000000" w14:paraId="0000001B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五、 流程圖 </w:t>
      </w:r>
    </w:p>
    <w:p w:rsidR="00000000" w:rsidDel="00000000" w:rsidP="00000000" w:rsidRDefault="00000000" w:rsidRPr="00000000" w14:paraId="0000001C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六、 預計完成之工作項目及具體成果 </w:t>
      </w:r>
    </w:p>
    <w:p w:rsidR="00000000" w:rsidDel="00000000" w:rsidP="00000000" w:rsidRDefault="00000000" w:rsidRPr="00000000" w14:paraId="0000001D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七、 工作分配與預定進度甘梯圖 </w:t>
      </w:r>
    </w:p>
    <w:p w:rsidR="00000000" w:rsidDel="00000000" w:rsidP="00000000" w:rsidRDefault="00000000" w:rsidRPr="00000000" w14:paraId="0000001E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八、 遭遇問題與解決方案 </w:t>
      </w:r>
    </w:p>
    <w:p w:rsidR="00000000" w:rsidDel="00000000" w:rsidP="00000000" w:rsidRDefault="00000000" w:rsidRPr="00000000" w14:paraId="0000001F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九、 儀器設備需求表 </w:t>
      </w:r>
    </w:p>
    <w:p w:rsidR="00000000" w:rsidDel="00000000" w:rsidP="00000000" w:rsidRDefault="00000000" w:rsidRPr="00000000" w14:paraId="00000020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十、 參考資料</w:t>
      </w:r>
    </w:p>
    <w:p w:rsidR="00000000" w:rsidDel="00000000" w:rsidP="00000000" w:rsidRDefault="00000000" w:rsidRPr="00000000" w14:paraId="00000021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十一、 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附錄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一、 摘要 </w:t>
      </w:r>
    </w:p>
    <w:p w:rsidR="00000000" w:rsidDel="00000000" w:rsidP="00000000" w:rsidRDefault="00000000" w:rsidRPr="00000000" w14:paraId="00000034">
      <w:pPr>
        <w:ind w:firstLine="480"/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本研究透過具備 Monitor 模式的無線網卡，以被動方式擷取 Wi-Fi 無線封包，分析周遭裝置與基地台之間的通訊行為。重點包括 SSID 廣播、裝置探測行為、MAC 位址活動與資料流量特徵，並結合 Wireshark、airodump-ng 等工具進行視覺化與統計分析，期能建立合法且具展示價值之資安監測實驗架構。</w:t>
      </w:r>
    </w:p>
    <w:p w:rsidR="00000000" w:rsidDel="00000000" w:rsidP="00000000" w:rsidRDefault="00000000" w:rsidRPr="00000000" w14:paraId="00000035">
      <w:pPr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二、 研究背景與目的</w:t>
      </w:r>
    </w:p>
    <w:p w:rsidR="00000000" w:rsidDel="00000000" w:rsidP="00000000" w:rsidRDefault="00000000" w:rsidRPr="00000000" w14:paraId="00000037">
      <w:pPr>
        <w:ind w:firstLine="480"/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隨著無線通訊技術普及，Wi-Fi 封包已成為觀察使用者行為與網路安全的重要資訊來源。透過被動式監聽，不僅可收集網路環境資訊，也能分析裝置間互動，對資安教育與攻防展示具有高度價值。</w:t>
      </w:r>
    </w:p>
    <w:p w:rsidR="00000000" w:rsidDel="00000000" w:rsidP="00000000" w:rsidRDefault="00000000" w:rsidRPr="00000000" w14:paraId="00000038">
      <w:pPr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研究目的：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360"/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探討合法被動偵測 Wi-Fi 封包之技術與應用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360"/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建立基礎裝置與流量辨識分析流程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40" w:hanging="360"/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實作封包分析流程並產出圖表報告</w:t>
      </w:r>
    </w:p>
    <w:p w:rsidR="00000000" w:rsidDel="00000000" w:rsidP="00000000" w:rsidRDefault="00000000" w:rsidRPr="00000000" w14:paraId="0000003C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三、 專題內容 </w:t>
      </w:r>
    </w:p>
    <w:tbl>
      <w:tblPr>
        <w:tblStyle w:val="Table1"/>
        <w:tblW w:w="71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5"/>
        <w:gridCol w:w="6095"/>
        <w:tblGridChange w:id="0">
          <w:tblGrid>
            <w:gridCol w:w="1055"/>
            <w:gridCol w:w="609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封包類型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Beacon, Probe Request/Response, Data, QoS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分析指標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SSID、BSSID、Client MAC、頻道、封包大小、流量趨勢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觀察主題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熱點活動、裝置識別、流量統計、封包時間圖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工具應用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Wireshark、airodump-ng、tcpdump、Scapy、matplotlib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四、 研究方法 </w:t>
      </w:r>
    </w:p>
    <w:p w:rsidR="00000000" w:rsidDel="00000000" w:rsidP="00000000" w:rsidRDefault="00000000" w:rsidRPr="00000000" w14:paraId="0000004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使用支援 Monitor Mode 的 USB 無線網卡</w:t>
      </w:r>
    </w:p>
    <w:p w:rsidR="00000000" w:rsidDel="00000000" w:rsidP="00000000" w:rsidRDefault="00000000" w:rsidRPr="00000000" w14:paraId="0000004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透過 airmon-ng 啟用 monitor mode</w:t>
      </w:r>
    </w:p>
    <w:p w:rsidR="00000000" w:rsidDel="00000000" w:rsidP="00000000" w:rsidRDefault="00000000" w:rsidRPr="00000000" w14:paraId="0000004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以 airodump-ng/tcpdump 擷取封包至 .cap 檔案</w:t>
      </w:r>
    </w:p>
    <w:p w:rsidR="00000000" w:rsidDel="00000000" w:rsidP="00000000" w:rsidRDefault="00000000" w:rsidRPr="00000000" w14:paraId="0000004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利用 Wireshark 篩選 beacon、probe、data 封包進行觀察與記錄</w:t>
      </w:r>
    </w:p>
    <w:p w:rsidR="00000000" w:rsidDel="00000000" w:rsidP="00000000" w:rsidRDefault="00000000" w:rsidRPr="00000000" w14:paraId="0000004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製作表格與圖像化統計</w:t>
      </w:r>
    </w:p>
    <w:p w:rsidR="00000000" w:rsidDel="00000000" w:rsidP="00000000" w:rsidRDefault="00000000" w:rsidRPr="00000000" w14:paraId="0000004F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五、 流程圖 </w:t>
      </w:r>
    </w:p>
    <w:p w:rsidR="00000000" w:rsidDel="00000000" w:rsidP="00000000" w:rsidRDefault="00000000" w:rsidRPr="00000000" w14:paraId="00000058">
      <w:pPr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</w:rPr>
        <mc:AlternateContent>
          <mc:Choice Requires="wpg">
            <w:drawing>
              <wp:inline distB="0" distT="0" distL="0" distR="0">
                <wp:extent cx="5274310" cy="3076575"/>
                <wp:effectExtent b="0" l="0" r="0" t="0"/>
                <wp:docPr id="18353757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08825" y="2241700"/>
                          <a:ext cx="5274310" cy="3076575"/>
                          <a:chOff x="2708825" y="2241700"/>
                          <a:chExt cx="5274350" cy="3076600"/>
                        </a:xfrm>
                      </wpg:grpSpPr>
                      <wpg:grpSp>
                        <wpg:cNvGrpSpPr/>
                        <wpg:grpSpPr>
                          <a:xfrm>
                            <a:off x="2708845" y="2241713"/>
                            <a:ext cx="5274310" cy="3076575"/>
                            <a:chOff x="2706525" y="2241700"/>
                            <a:chExt cx="5276650" cy="30766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706525" y="2241700"/>
                              <a:ext cx="5276650" cy="307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708845" y="2241713"/>
                              <a:ext cx="5274310" cy="3076575"/>
                              <a:chOff x="0" y="0"/>
                              <a:chExt cx="5276625" cy="30766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5276625" cy="3076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0" y="0"/>
                                <a:ext cx="5274300" cy="3076575"/>
                                <a:chOff x="0" y="0"/>
                                <a:chExt cx="5274300" cy="307657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5274300" cy="3076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1524273" y="860925"/>
                                  <a:ext cx="319466" cy="91440"/>
                                </a:xfrm>
                                <a:custGeom>
                                  <a:rect b="b" l="l" r="r" t="t"/>
                                  <a:pathLst>
                                    <a:path extrusionOk="0" h="120000" w="120000">
                                      <a:moveTo>
                                        <a:pt x="0" y="60000"/>
                                      </a:moveTo>
                                      <a:lnTo>
                                        <a:pt x="120000" y="60000"/>
                                      </a:ln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59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1675254" y="904894"/>
                                  <a:ext cx="17503" cy="3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12700" spcFirstLastPara="1" rIns="1270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4043" y="450036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99BD5"/>
                                </a:solidFill>
                                <a:ln cap="flat" cmpd="sng" w="12700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4043" y="450036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DFKai-SB" w:cs="DFKai-SB" w:eastAsia="DFKai-SB" w:hAnsi="DFKai-SB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硬體準備：USB Wi-Fi 網卡支援 monitor mode</w:t>
                                    </w:r>
                                  </w:p>
                                </w:txbxContent>
                              </wps:txbx>
                              <wps:bodyPr anchorCtr="0" anchor="ctr" bIns="85325" lIns="85325" spcFirstLastPara="1" rIns="85325" wrap="square" tIns="853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3396369" y="860925"/>
                                  <a:ext cx="319466" cy="91440"/>
                                </a:xfrm>
                                <a:custGeom>
                                  <a:rect b="b" l="l" r="r" t="t"/>
                                  <a:pathLst>
                                    <a:path extrusionOk="0" h="120000" w="120000">
                                      <a:moveTo>
                                        <a:pt x="0" y="60000"/>
                                      </a:moveTo>
                                      <a:lnTo>
                                        <a:pt x="120000" y="60000"/>
                                      </a:ln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59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3547351" y="904894"/>
                                  <a:ext cx="17503" cy="3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12700" spcFirstLastPara="1" rIns="1270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1876140" y="450036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99BD5"/>
                                </a:solidFill>
                                <a:ln cap="flat" cmpd="sng" w="12700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>
                                  <a:off x="1876140" y="450036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DFKai-SB" w:cs="DFKai-SB" w:eastAsia="DFKai-SB" w:hAnsi="DFKai-SB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軟體安裝：Kali Linux、Wireshark、aircrack-ng</w:t>
                                    </w:r>
                                  </w:p>
                                </w:txbxContent>
                              </wps:txbx>
                              <wps:bodyPr anchorCtr="0" anchor="ctr" bIns="85325" lIns="85325" spcFirstLastPara="1" rIns="85325" wrap="square" tIns="853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765058" y="1361454"/>
                                  <a:ext cx="3744193" cy="319466"/>
                                </a:xfrm>
                                <a:custGeom>
                                  <a:rect b="b" l="l" r="r" t="t"/>
                                  <a:pathLst>
                                    <a:path extrusionOk="0" h="120000" w="120000">
                                      <a:moveTo>
                                        <a:pt x="120000" y="0"/>
                                      </a:moveTo>
                                      <a:lnTo>
                                        <a:pt x="120000" y="66423"/>
                                      </a:lnTo>
                                      <a:lnTo>
                                        <a:pt x="0" y="66423"/>
                                      </a:lnTo>
                                      <a:lnTo>
                                        <a:pt x="0" y="120000"/>
                                      </a:ln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59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2543141" y="1519437"/>
                                  <a:ext cx="188026" cy="3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12700" spcFirstLastPara="1" rIns="1270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3748236" y="450036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99BD5"/>
                                </a:solidFill>
                                <a:ln cap="flat" cmpd="sng" w="12700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3748236" y="450036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DFKai-SB" w:cs="DFKai-SB" w:eastAsia="DFKai-SB" w:hAnsi="DFKai-SB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monitor mode 啟用：airmon-ng start wlan0</w:t>
                                    </w:r>
                                  </w:p>
                                </w:txbxContent>
                              </wps:txbx>
                              <wps:bodyPr anchorCtr="0" anchor="ctr" bIns="85325" lIns="85325" spcFirstLastPara="1" rIns="85325" wrap="square" tIns="85325">
                                <a:noAutofit/>
                              </wps:bodyPr>
                            </wps:wsp>
                            <wps:wsp>
                              <wps:cNvSpPr/>
                              <wps:cNvPr id="20" name="Shape 20"/>
                              <wps:spPr>
                                <a:xfrm>
                                  <a:off x="1524273" y="2124209"/>
                                  <a:ext cx="319466" cy="91440"/>
                                </a:xfrm>
                                <a:custGeom>
                                  <a:rect b="b" l="l" r="r" t="t"/>
                                  <a:pathLst>
                                    <a:path extrusionOk="0" h="120000" w="120000">
                                      <a:moveTo>
                                        <a:pt x="0" y="60000"/>
                                      </a:moveTo>
                                      <a:lnTo>
                                        <a:pt x="120000" y="60000"/>
                                      </a:ln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59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1" name="Shape 21"/>
                              <wps:spPr>
                                <a:xfrm>
                                  <a:off x="1675254" y="2168179"/>
                                  <a:ext cx="17503" cy="3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12700" spcFirstLastPara="1" rIns="1270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22" name="Shape 22"/>
                              <wps:spPr>
                                <a:xfrm>
                                  <a:off x="4043" y="1713320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99BD5"/>
                                </a:solidFill>
                                <a:ln cap="flat" cmpd="sng" w="12700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4043" y="1713320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DFKai-SB" w:cs="DFKai-SB" w:eastAsia="DFKai-SB" w:hAnsi="DFKai-SB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封包擷取：使用 Wireshark 擷</w:t>
                                    </w:r>
                                    <w:r w:rsidDel="00000000" w:rsidR="00000000" w:rsidRPr="00000000">
                                      <w:rPr>
                                        <w:rFonts w:ascii="Calibri" w:cs="Calibri" w:eastAsia="Calibri" w:hAnsi="Calibri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取</w:t>
                                    </w:r>
                                  </w:p>
                                </w:txbxContent>
                              </wps:txbx>
                              <wps:bodyPr anchorCtr="0" anchor="ctr" bIns="85325" lIns="85325" spcFirstLastPara="1" rIns="85325" wrap="square" tIns="85325">
                                <a:noAutofit/>
                              </wps:bodyPr>
                            </wps:wsp>
                            <wps:wsp>
                              <wps:cNvSpPr/>
                              <wps:cNvPr id="24" name="Shape 24"/>
                              <wps:spPr>
                                <a:xfrm>
                                  <a:off x="1876140" y="1713320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99BD5"/>
                                </a:solidFill>
                                <a:ln cap="flat" cmpd="sng" w="12700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5" name="Shape 25"/>
                              <wps:spPr>
                                <a:xfrm>
                                  <a:off x="1876140" y="1713320"/>
                                  <a:ext cx="1522029" cy="913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1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DFKai-SB" w:cs="DFKai-SB" w:eastAsia="DFKai-SB" w:hAnsi="DFKai-SB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封包分析：beacon/probe/data 分類與紀錄</w:t>
                                    </w:r>
                                  </w:p>
                                </w:txbxContent>
                              </wps:txbx>
                              <wps:bodyPr anchorCtr="0" anchor="ctr" bIns="85325" lIns="85325" spcFirstLastPara="1" rIns="85325" wrap="square" tIns="853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74310" cy="3076575"/>
                <wp:effectExtent b="0" l="0" r="0" t="0"/>
                <wp:docPr id="183537575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3076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六、 預計完成之工作項目及具體成果 </w:t>
      </w:r>
    </w:p>
    <w:tbl>
      <w:tblPr>
        <w:tblStyle w:val="Table2"/>
        <w:tblW w:w="62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5"/>
        <w:gridCol w:w="2360"/>
        <w:gridCol w:w="2855"/>
        <w:tblGridChange w:id="0">
          <w:tblGrid>
            <w:gridCol w:w="1055"/>
            <w:gridCol w:w="2360"/>
            <w:gridCol w:w="285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內容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預期成果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封包擷取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擷取 Wi-Fi 空中封包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capture-01.cap 封包檔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分析紀錄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表列裝置與封包活動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MAC 分析表格 / 流量圖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程式腳本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自動提取封包特徵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Python 檔：mac_stats.py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報告彙整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實驗分析報告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PPTX、PDF 報告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實驗圖片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(以LouisaCoffee：78:45:58:12:C1:88為例)</w:t>
      </w:r>
    </w:p>
    <w:p w:rsidR="00000000" w:rsidDel="00000000" w:rsidP="00000000" w:rsidRDefault="00000000" w:rsidRPr="00000000" w14:paraId="0000006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 Beacon 封包</w:t>
      </w:r>
    </w:p>
    <w:p w:rsidR="00000000" w:rsidDel="00000000" w:rsidP="00000000" w:rsidRDefault="00000000" w:rsidRPr="00000000" w14:paraId="0000006C">
      <w:pPr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0" distT="0" distL="0" distR="0">
            <wp:extent cx="3920400" cy="2106000"/>
            <wp:effectExtent b="0" l="0" r="0" t="0"/>
            <wp:docPr id="18353757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 Probe Request</w:t>
      </w:r>
    </w:p>
    <w:p w:rsidR="00000000" w:rsidDel="00000000" w:rsidP="00000000" w:rsidRDefault="00000000" w:rsidRPr="00000000" w14:paraId="00000076">
      <w:pPr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0" distT="0" distL="0" distR="0">
            <wp:extent cx="3920400" cy="2106000"/>
            <wp:effectExtent b="0" l="0" r="0" t="0"/>
            <wp:docPr id="18353757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 Probe Response</w:t>
      </w:r>
    </w:p>
    <w:p w:rsidR="00000000" w:rsidDel="00000000" w:rsidP="00000000" w:rsidRDefault="00000000" w:rsidRPr="00000000" w14:paraId="00000079">
      <w:pPr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0" distT="0" distL="0" distR="0">
            <wp:extent cx="3920400" cy="2106000"/>
            <wp:effectExtent b="0" l="0" r="0" t="0"/>
            <wp:docPr id="18353757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 Deauth 封包</w:t>
      </w:r>
    </w:p>
    <w:p w:rsidR="00000000" w:rsidDel="00000000" w:rsidP="00000000" w:rsidRDefault="00000000" w:rsidRPr="00000000" w14:paraId="0000007C">
      <w:pPr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0" distT="0" distL="0" distR="0">
            <wp:extent cx="3920400" cy="2106000"/>
            <wp:effectExtent b="0" l="0" r="0" t="0"/>
            <wp:docPr id="183537576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297" l="0" r="0" t="296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顯示某個 MAC 所有封包</w:t>
      </w:r>
    </w:p>
    <w:p w:rsidR="00000000" w:rsidDel="00000000" w:rsidP="00000000" w:rsidRDefault="00000000" w:rsidRPr="00000000" w14:paraId="00000085">
      <w:pPr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0" distT="0" distL="0" distR="0">
            <wp:extent cx="3920400" cy="2106000"/>
            <wp:effectExtent b="0" l="0" r="0" t="0"/>
            <wp:docPr id="18353757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顯示特定 SSID</w:t>
      </w:r>
    </w:p>
    <w:p w:rsidR="00000000" w:rsidDel="00000000" w:rsidP="00000000" w:rsidRDefault="00000000" w:rsidRPr="00000000" w14:paraId="0000008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0" distT="0" distL="0" distR="0">
            <wp:extent cx="3920400" cy="2106000"/>
            <wp:effectExtent b="0" l="0" r="0" t="0"/>
            <wp:docPr id="18353757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顯示 Data 封包</w:t>
      </w:r>
    </w:p>
    <w:p w:rsidR="00000000" w:rsidDel="00000000" w:rsidP="00000000" w:rsidRDefault="00000000" w:rsidRPr="00000000" w14:paraId="00000089">
      <w:pPr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0" distT="0" distL="0" distR="0">
            <wp:extent cx="3920400" cy="2106000"/>
            <wp:effectExtent b="0" l="0" r="0" t="0"/>
            <wp:docPr id="18353757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DFKai-SB" w:cs="DFKai-SB" w:eastAsia="DFKai-SB" w:hAnsi="DFKai-SB"/>
          <w:highlight w:val="white"/>
        </w:rPr>
      </w:pP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已使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用 Wireshark 篩選語法（Filter）</w:t>
      </w:r>
      <w:r w:rsidDel="00000000" w:rsidR="00000000" w:rsidRPr="00000000">
        <w:rPr>
          <w:rtl w:val="0"/>
        </w:rPr>
      </w:r>
    </w:p>
    <w:tbl>
      <w:tblPr>
        <w:tblStyle w:val="Table3"/>
        <w:tblW w:w="63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15"/>
        <w:gridCol w:w="3695"/>
        <w:tblGridChange w:id="0">
          <w:tblGrid>
            <w:gridCol w:w="2615"/>
            <w:gridCol w:w="369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功能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Filter 語法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 Beacon 封包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wlan.fc.type_subtype == 8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 Probe Request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wlan.fc.type_subtype == 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 Probe Response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wlan.fc.type_subtype == 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 Deauth 封包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wlan.fc.type_subtype == 12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顯示某個 MAC 所有封包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wlan.addr == aa:bb:cc:dd:ee:ff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顯示特定 SSID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wlan.ssid contains "YourSSID"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顯示 Data 封包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wlan.fc.type_subtype == 0x20</w:t>
            </w:r>
          </w:p>
        </w:tc>
      </w:tr>
    </w:tbl>
    <w:p w:rsidR="00000000" w:rsidDel="00000000" w:rsidP="00000000" w:rsidRDefault="00000000" w:rsidRPr="00000000" w14:paraId="000000A3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封包偵測與分析報告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xcf06wwxrjbf" w:id="0"/>
      <w:bookmarkEnd w:id="0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測試 SSID：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8c0n92wq0anz" w:id="1"/>
      <w:bookmarkEnd w:id="1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LouisaCoffee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rzj9jzpw77up" w:id="2"/>
      <w:bookmarkEnd w:id="2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測試環境：公共場所（被動封包擷取）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c21lvjczomkc" w:id="3"/>
      <w:bookmarkEnd w:id="3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測試工具：Wireshark + 擷取介面卡（Monitor Mode）</w:t>
      </w:r>
    </w:p>
    <w:p w:rsidR="00000000" w:rsidDel="00000000" w:rsidP="00000000" w:rsidRDefault="00000000" w:rsidRPr="00000000" w14:paraId="000000A9">
      <w:p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6t3ni5pkchwn" w:id="4"/>
      <w:bookmarkEnd w:id="4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合法用途聲明</w:t>
      </w:r>
    </w:p>
    <w:p w:rsidR="00000000" w:rsidDel="00000000" w:rsidP="00000000" w:rsidRDefault="00000000" w:rsidRPr="00000000" w14:paraId="000000AB">
      <w:pPr>
        <w:ind w:left="440" w:firstLine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本報告僅針對 Wi-Fi 廣播封包進行被動擷取與技術研究分析，不涉及任何通訊解密或未授權資料擷取。</w:t>
      </w:r>
    </w:p>
    <w:p w:rsidR="00000000" w:rsidDel="00000000" w:rsidP="00000000" w:rsidRDefault="00000000" w:rsidRPr="00000000" w14:paraId="000000AC">
      <w:pPr>
        <w:ind w:left="440" w:firstLine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所有資料均已匿名化處理，並符合《通訊保障及監察法》與《個人資料保護法》之規定。</w:t>
      </w:r>
    </w:p>
    <w:p w:rsidR="00000000" w:rsidDel="00000000" w:rsidP="00000000" w:rsidRDefault="00000000" w:rsidRPr="00000000" w14:paraId="000000AD">
      <w:pPr>
        <w:ind w:left="440" w:firstLine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本分析僅作為資訊安全教學、網路行為研究之用，不對外揭露個別裝置資訊或身份。</w:t>
      </w:r>
    </w:p>
    <w:p w:rsidR="00000000" w:rsidDel="00000000" w:rsidP="00000000" w:rsidRDefault="00000000" w:rsidRPr="00000000" w14:paraId="000000AE">
      <w:pPr>
        <w:ind w:left="360" w:firstLine="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18t8i7lnrko9" w:id="5"/>
      <w:bookmarkEnd w:id="5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觀察目標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SSID：LouisaCoffee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BSSID（AP MAC）：78:45:58:12:C1:88（Ubiquiti 設備）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測試時間長度：數分鐘（被動擷取）</w:t>
        <w:br w:type="textWrapping"/>
      </w:r>
    </w:p>
    <w:p w:rsidR="00000000" w:rsidDel="00000000" w:rsidP="00000000" w:rsidRDefault="00000000" w:rsidRPr="00000000" w14:paraId="000000B3">
      <w:p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tavxy2dy5t0n" w:id="6"/>
      <w:bookmarkEnd w:id="6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1.Beacon Frame 分析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Beacon Frame 為 AP 周期性廣播自身存在的管理封包。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擷取結果顯示：</w:t>
        <w:br w:type="textWrapping"/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來源位址：Ubiquiti 11:C1:88:xx:xx:xx（OUI 顯示為 Ubiquiti 裝置）</w:t>
        <w:br w:type="textWrapping"/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目的位址：Broadcast（ff:ff:ff:ff:ff:ff）</w:t>
        <w:br w:type="textWrapping"/>
      </w:r>
    </w:p>
    <w:p w:rsidR="00000000" w:rsidDel="00000000" w:rsidP="00000000" w:rsidRDefault="00000000" w:rsidRPr="00000000" w14:paraId="000000B9">
      <w:pPr>
        <w:numPr>
          <w:ilvl w:val="1"/>
          <w:numId w:val="1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SSID 名稱：LouisaCoffee</w:t>
        <w:br w:type="textWrapping"/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Beacon Interval：100 TU（約 102 毫秒）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結論：AP 正常廣播 SSID，表示無線網路運作正常。</w:t>
        <w:br w:type="textWrapping"/>
      </w:r>
    </w:p>
    <w:p w:rsidR="00000000" w:rsidDel="00000000" w:rsidP="00000000" w:rsidRDefault="00000000" w:rsidRPr="00000000" w14:paraId="000000BC">
      <w:p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mwyq90io0rk3" w:id="7"/>
      <w:bookmarkEnd w:id="7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2.Probe Request 分析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未擷取到 wlan.fc.type_subtype == 4 的封包（主動搜尋封包）。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可能原因推測：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現場裝置未啟動 Wi-Fi 掃描（螢幕關閉或靜置）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擷取時間不夠長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建議後續測試：</w:t>
        <w:br w:type="textWrapping"/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延長擷取時間</w:t>
        <w:br w:type="textWrapping"/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spacing w:after="240" w:lineRule="auto"/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使用裝置手動刷新 Wi-Fi 清單以觸發掃描</w:t>
        <w:br w:type="textWrapping"/>
      </w:r>
    </w:p>
    <w:p w:rsidR="00000000" w:rsidDel="00000000" w:rsidP="00000000" w:rsidRDefault="00000000" w:rsidRPr="00000000" w14:paraId="000000C5">
      <w:p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k94o18ro94tv" w:id="8"/>
      <w:bookmarkEnd w:id="8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3.Probe Response 分析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成功擷取多筆 wlan.fc.type_subtype == 5 封包。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觀察結果：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來源：Ubiquiti 11:C1:88:xx:xx:xx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目的：不同行動裝置（如 7E:32:24:xx:xx:xx 等，僅顯示前 3 bytes）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對象均為 LouisaCoffee 的探測請求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推論：有多台裝置曾主動尋找此 SSID，AP 對其進行回應。</w:t>
        <w:br w:type="textWrapping"/>
      </w:r>
    </w:p>
    <w:p w:rsidR="00000000" w:rsidDel="00000000" w:rsidP="00000000" w:rsidRDefault="00000000" w:rsidRPr="00000000" w14:paraId="000000CD">
      <w:p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ind w:left="720" w:hanging="360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nvfqoz76x6cb" w:id="9"/>
      <w:bookmarkEnd w:id="9"/>
      <w:r w:rsidDel="00000000" w:rsidR="00000000" w:rsidRPr="00000000">
        <w:rPr>
          <w:rFonts w:ascii="DFKai-SB" w:cs="DFKai-SB" w:eastAsia="DFKai-SB" w:hAnsi="DFKai-SB"/>
          <w:b w:val="0"/>
          <w:sz w:val="24"/>
          <w:szCs w:val="24"/>
          <w:rtl w:val="0"/>
        </w:rPr>
        <w:t xml:space="preserve">4.Deauthentication Frame 分析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擷取到 wlan.fc.type_subtype == 12 封包（解除認證封包）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封包內容：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來源：Ubiquiti AP（11:C1:88:xx:xx:xx）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目的：裝置 MAC 為 36:97:22:xx:xx:xx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Reason Code：0x0002（之前的認證無效）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推論：可能為裝置離線、AP 重啟、或 roaming 行為，非異常狀況。</w:t>
        <w:br w:type="textWrapping"/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5.Data Frame 分析（QoS Data）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spacing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使用過濾器 wlan.fc.type_subtype == 0x20 擷取 QoS 資料封包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特徵如下：</w:t>
        <w:br w:type="textWrapping"/>
      </w:r>
    </w:p>
    <w:p w:rsidR="00000000" w:rsidDel="00000000" w:rsidP="00000000" w:rsidRDefault="00000000" w:rsidRPr="00000000" w14:paraId="000000D8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來源裝置：RouterBoard（MikroTik）、其他匿名化裝置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目的地：多為 Broadcast 或 IPv6 Multicast 位址</w:t>
        <w:br w:type="textWrapping"/>
      </w:r>
    </w:p>
    <w:p w:rsidR="00000000" w:rsidDel="00000000" w:rsidP="00000000" w:rsidRDefault="00000000" w:rsidRPr="00000000" w14:paraId="000000DA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封包大小：90～149 bytes</w:t>
        <w:br w:type="textWrapping"/>
      </w:r>
    </w:p>
    <w:p w:rsidR="00000000" w:rsidDel="00000000" w:rsidP="00000000" w:rsidRDefault="00000000" w:rsidRPr="00000000" w14:paraId="000000DB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內容特徵：疑似包含 mDNS、DHCPv6、IPv6 ND 等協定資料</w:t>
        <w:br w:type="textWrapping"/>
      </w:r>
    </w:p>
    <w:p w:rsidR="00000000" w:rsidDel="00000000" w:rsidP="00000000" w:rsidRDefault="00000000" w:rsidRPr="00000000" w14:paraId="000000DC">
      <w:pPr>
        <w:numPr>
          <w:ilvl w:val="1"/>
          <w:numId w:val="8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部分 raw payload 為非明文，但可辨識 QoS 結構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after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推論：顯示曾有背景網路活動發生，裝置與 AP 有資料互動。</w:t>
        <w:br w:type="textWrapping"/>
      </w:r>
    </w:p>
    <w:p w:rsidR="00000000" w:rsidDel="00000000" w:rsidP="00000000" w:rsidRDefault="00000000" w:rsidRPr="00000000" w14:paraId="000000DE">
      <w:pPr>
        <w:spacing w:after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綜合結論</w:t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SSID = "LouisaCoffee" 確實由一台 Ubiquiti 裝置廣播。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存在多筆 probe response 與 association request，顯示周圍有多台行動裝置主動互動。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部分裝置進行資料傳輸，包含 QoS Data frame，表示裝置與 AP 間曾有實際網路活動。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擷取期間亦觀察到合法 Deauth 行為，可作為 Wi-Fi 行為結束的指標。</w:t>
      </w:r>
    </w:p>
    <w:p w:rsidR="00000000" w:rsidDel="00000000" w:rsidP="00000000" w:rsidRDefault="00000000" w:rsidRPr="00000000" w14:paraId="000000E4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七、 工作分配與預定進度甘梯圖 </w:t>
      </w:r>
    </w:p>
    <w:tbl>
      <w:tblPr>
        <w:tblStyle w:val="Table4"/>
        <w:tblW w:w="587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5"/>
        <w:gridCol w:w="1880"/>
        <w:gridCol w:w="801"/>
        <w:gridCol w:w="2375"/>
        <w:tblGridChange w:id="0">
          <w:tblGrid>
            <w:gridCol w:w="815"/>
            <w:gridCol w:w="1880"/>
            <w:gridCol w:w="801"/>
            <w:gridCol w:w="237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E5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天次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任務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負責人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備註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第1天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工具安裝與測試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測試 usb 無線網卡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第2天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封包擷取與分類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用 Wireshark 製圖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1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第3天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Python 資料處理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使用 Scapy 抽取特徵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第4天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撰寫分析報告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統一格式與排版</w:t>
            </w:r>
          </w:p>
        </w:tc>
      </w:tr>
    </w:tbl>
    <w:p w:rsidR="00000000" w:rsidDel="00000000" w:rsidP="00000000" w:rsidRDefault="00000000" w:rsidRPr="00000000" w14:paraId="000000F9">
      <w:pPr>
        <w:rPr>
          <w:rFonts w:ascii="DFKai-SB" w:cs="DFKai-SB" w:eastAsia="DFKai-SB" w:hAnsi="DFKai-SB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八、 遭遇問題與解決方案 </w:t>
      </w:r>
    </w:p>
    <w:tbl>
      <w:tblPr>
        <w:tblStyle w:val="Table5"/>
        <w:tblW w:w="79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55"/>
        <w:gridCol w:w="5135"/>
        <w:tblGridChange w:id="0">
          <w:tblGrid>
            <w:gridCol w:w="2855"/>
            <w:gridCol w:w="513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問題描述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widowControl w:val="1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解決方案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D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wlan0mon 無法啟用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改用 iw dev 檢查介面名稱，或直接使用 wlan0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F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驅動不支援 monitor mode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改用 Alfa AWUS036NHA 等具穩定支援之晶片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1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虛擬機未抓取 USB 網卡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手動連接至 VM 裝置設定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3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封包過多難分析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widowControl w:val="1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使用 Wireshark filter + 自動化腳本輔助篩選</w:t>
            </w:r>
          </w:p>
        </w:tc>
      </w:tr>
    </w:tbl>
    <w:p w:rsidR="00000000" w:rsidDel="00000000" w:rsidP="00000000" w:rsidRDefault="00000000" w:rsidRPr="00000000" w14:paraId="00000105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九、 儀器設備需求表 </w:t>
      </w:r>
    </w:p>
    <w:tbl>
      <w:tblPr>
        <w:tblStyle w:val="Table6"/>
        <w:tblW w:w="69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15"/>
        <w:gridCol w:w="561"/>
        <w:gridCol w:w="3215"/>
        <w:tblGridChange w:id="0">
          <w:tblGrid>
            <w:gridCol w:w="3215"/>
            <w:gridCol w:w="561"/>
            <w:gridCol w:w="321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6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名稱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數量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rPr>
                <w:rFonts w:ascii="DFKai-SB" w:cs="DFKai-SB" w:eastAsia="DFKai-SB" w:hAnsi="DFKai-SB"/>
                <w:b w:val="1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highlight w:val="white"/>
                <w:rtl w:val="0"/>
              </w:rPr>
              <w:t xml:space="preserve">備註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9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支援 monitor mode 無線網卡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Realtek RTL88x2bu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Kali Linux 虛擬機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建議實體或能穩定掛載 USB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F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Wireshark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封包圖形分析工具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Python + Scapy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rFonts w:ascii="DFKai-SB" w:cs="DFKai-SB" w:eastAsia="DFKai-SB" w:hAnsi="DFKai-SB"/>
                <w:highlight w:val="white"/>
              </w:rPr>
            </w:pPr>
            <w:r w:rsidDel="00000000" w:rsidR="00000000" w:rsidRPr="00000000">
              <w:rPr>
                <w:rFonts w:ascii="DFKai-SB" w:cs="DFKai-SB" w:eastAsia="DFKai-SB" w:hAnsi="DFKai-SB"/>
                <w:highlight w:val="white"/>
                <w:rtl w:val="0"/>
              </w:rPr>
              <w:t xml:space="preserve">可用於後續封包統計與視覺化</w:t>
            </w:r>
          </w:p>
        </w:tc>
      </w:tr>
    </w:tbl>
    <w:p w:rsidR="00000000" w:rsidDel="00000000" w:rsidP="00000000" w:rsidRDefault="00000000" w:rsidRPr="00000000" w14:paraId="00000115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十、 參考資料</w:t>
      </w:r>
    </w:p>
    <w:p w:rsidR="00000000" w:rsidDel="00000000" w:rsidP="00000000" w:rsidRDefault="00000000" w:rsidRPr="00000000" w14:paraId="0000011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Kali Linux 官方文件：</w:t>
      </w:r>
      <w:hyperlink r:id="rId17">
        <w:r w:rsidDel="00000000" w:rsidR="00000000" w:rsidRPr="00000000">
          <w:rPr>
            <w:rFonts w:ascii="DFKai-SB" w:cs="DFKai-SB" w:eastAsia="DFKai-SB" w:hAnsi="DFKai-SB"/>
            <w:color w:val="1155cc"/>
            <w:u w:val="single"/>
            <w:rtl w:val="0"/>
          </w:rPr>
          <w:t xml:space="preserve">https://www.kali.org/docs/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Aircrack-ng 官方網站：</w:t>
      </w:r>
      <w:hyperlink r:id="rId18">
        <w:r w:rsidDel="00000000" w:rsidR="00000000" w:rsidRPr="00000000">
          <w:rPr>
            <w:rFonts w:ascii="DFKai-SB" w:cs="DFKai-SB" w:eastAsia="DFKai-SB" w:hAnsi="DFKai-SB"/>
            <w:u w:val="single"/>
            <w:rtl w:val="0"/>
          </w:rPr>
          <w:t xml:space="preserve">https://www.aircrack-ng.org/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Wireshark Display Filter 手冊：</w:t>
      </w:r>
      <w:hyperlink r:id="rId19">
        <w:r w:rsidDel="00000000" w:rsidR="00000000" w:rsidRPr="00000000">
          <w:rPr>
            <w:rFonts w:ascii="DFKai-SB" w:cs="DFKai-SB" w:eastAsia="DFKai-SB" w:hAnsi="DFKai-SB"/>
            <w:color w:val="1155cc"/>
            <w:u w:val="single"/>
            <w:rtl w:val="0"/>
          </w:rPr>
          <w:t xml:space="preserve">https://wiki.wireshark.org/DisplayFilters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[YouTube] WiFi Packet Sniffing with Wireshark</w:t>
      </w:r>
    </w:p>
    <w:p w:rsidR="00000000" w:rsidDel="00000000" w:rsidP="00000000" w:rsidRDefault="00000000" w:rsidRPr="00000000" w14:paraId="0000011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實測封包來源：使用家用 AP 與手機裝置進行被動式分析</w:t>
      </w:r>
    </w:p>
    <w:p w:rsidR="00000000" w:rsidDel="00000000" w:rsidP="00000000" w:rsidRDefault="00000000" w:rsidRPr="00000000" w14:paraId="0000011C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DFKai-SB" w:cs="DFKai-SB" w:eastAsia="DFKai-SB" w:hAnsi="DFKai-S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rPr>
          <w:rFonts w:ascii="DFKai-SB" w:cs="DFKai-SB" w:eastAsia="DFKai-SB" w:hAnsi="DFKai-SB"/>
          <w:sz w:val="28"/>
          <w:szCs w:val="28"/>
        </w:rPr>
      </w:pPr>
      <w:bookmarkStart w:colFirst="0" w:colLast="0" w:name="_heading=h.2abrvkb0sa5c" w:id="10"/>
      <w:bookmarkEnd w:id="10"/>
      <w:r w:rsidDel="00000000" w:rsidR="00000000" w:rsidRPr="00000000">
        <w:rPr>
          <w:rFonts w:ascii="DFKai-SB" w:cs="DFKai-SB" w:eastAsia="DFKai-SB" w:hAnsi="DFKai-SB"/>
          <w:sz w:val="28"/>
          <w:szCs w:val="28"/>
          <w:highlight w:val="white"/>
          <w:rtl w:val="0"/>
        </w:rPr>
        <w:t xml:space="preserve">十一、 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附錄（合法依據摘要)</w:t>
      </w:r>
    </w:p>
    <w:p w:rsidR="00000000" w:rsidDel="00000000" w:rsidP="00000000" w:rsidRDefault="00000000" w:rsidRPr="00000000" w14:paraId="0000012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附錄一</w:t>
      </w: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、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合法依據摘要</w:t>
      </w:r>
    </w:p>
    <w:tbl>
      <w:tblPr>
        <w:tblStyle w:val="Table7"/>
        <w:tblW w:w="8306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8"/>
        <w:gridCol w:w="2769"/>
        <w:gridCol w:w="2769"/>
        <w:tblGridChange w:id="0">
          <w:tblGrid>
            <w:gridCol w:w="2768"/>
            <w:gridCol w:w="2769"/>
            <w:gridCol w:w="2769"/>
          </w:tblGrid>
        </w:tblGridChange>
      </w:tblGrid>
      <w:tr>
        <w:trPr>
          <w:cantSplit w:val="0"/>
          <w:trHeight w:val="102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法規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after="240" w:before="240" w:lineRule="auto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條文摘要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center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《個人資料保護法》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個資定義包含可識別個人裝置資訊（如 MAC）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報告已遮蔽個資，未進行身份推測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《通訊保障及監察法》第3條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禁止未經同意擷取通訊內容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本分析僅擷取廣播封包，不涉私密內容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《電信管理法》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禁止未授權使用頻譜或干擾他人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spacing w:after="240" w:before="240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本測試屬被動擷取，不發送任何封包</w:t>
            </w:r>
          </w:p>
        </w:tc>
      </w:tr>
    </w:tbl>
    <w:p w:rsidR="00000000" w:rsidDel="00000000" w:rsidP="00000000" w:rsidRDefault="00000000" w:rsidRPr="00000000" w14:paraId="0000012E">
      <w:pPr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結語：</w:t>
      </w: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本報告所有數據與結果，皆在未干擾實體網路運作前提下完成，並經匿名處理。分析目的為促進無線網路行為理解與資安教育推廣，無任何未授權通訊行為。</w:t>
      </w:r>
    </w:p>
    <w:p w:rsidR="00000000" w:rsidDel="00000000" w:rsidP="00000000" w:rsidRDefault="00000000" w:rsidRPr="00000000" w14:paraId="0000012F">
      <w:pPr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附錄二</w:t>
      </w: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、Python 腳本內容(補充文中提到的</w:t>
      </w: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mac_stats.py</w:t>
      </w:r>
      <w:r w:rsidDel="00000000" w:rsidR="00000000" w:rsidRPr="00000000">
        <w:rPr>
          <w:rFonts w:ascii="DFKai-SB" w:cs="DFKai-SB" w:eastAsia="DFKai-SB" w:hAnsi="DFKai-SB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import pyshark</w:t>
      </w:r>
    </w:p>
    <w:p w:rsidR="00000000" w:rsidDel="00000000" w:rsidP="00000000" w:rsidRDefault="00000000" w:rsidRPr="00000000" w14:paraId="0000013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import csv</w:t>
      </w:r>
    </w:p>
    <w:p w:rsidR="00000000" w:rsidDel="00000000" w:rsidP="00000000" w:rsidRDefault="00000000" w:rsidRPr="00000000" w14:paraId="0000013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13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設定封包檔案路徑</w:t>
      </w:r>
    </w:p>
    <w:p w:rsidR="00000000" w:rsidDel="00000000" w:rsidP="00000000" w:rsidRDefault="00000000" w:rsidRPr="00000000" w14:paraId="0000013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capfile = 'capture-01.cap'  # 你擷取的封包檔案</w:t>
      </w:r>
    </w:p>
    <w:p w:rsidR="00000000" w:rsidDel="00000000" w:rsidP="00000000" w:rsidRDefault="00000000" w:rsidRPr="00000000" w14:paraId="0000013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output_csv = 'mac_statistics.csv'  # 輸出的統計結果</w:t>
      </w:r>
    </w:p>
    <w:p w:rsidR="00000000" w:rsidDel="00000000" w:rsidP="00000000" w:rsidRDefault="00000000" w:rsidRPr="00000000" w14:paraId="0000013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初始化 MAC 地址統計字典</w:t>
      </w:r>
    </w:p>
    <w:p w:rsidR="00000000" w:rsidDel="00000000" w:rsidP="00000000" w:rsidRDefault="00000000" w:rsidRPr="00000000" w14:paraId="0000013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mac_stats = defaultdict(int)</w:t>
      </w:r>
    </w:p>
    <w:p w:rsidR="00000000" w:rsidDel="00000000" w:rsidP="00000000" w:rsidRDefault="00000000" w:rsidRPr="00000000" w14:paraId="0000013B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讀取封包檔案</w:t>
      </w:r>
    </w:p>
    <w:p w:rsidR="00000000" w:rsidDel="00000000" w:rsidP="00000000" w:rsidRDefault="00000000" w:rsidRPr="00000000" w14:paraId="0000013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cap = pyshark.FileCapture(capfile, display_filter="wlan.fc.type_subtype == 4 or wlan.fc.type_subtype == 8")  # 只處理 Probe Request 和 Beacon</w:t>
      </w:r>
    </w:p>
    <w:p w:rsidR="00000000" w:rsidDel="00000000" w:rsidP="00000000" w:rsidRDefault="00000000" w:rsidRPr="00000000" w14:paraId="0000013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解析封包</w:t>
      </w:r>
    </w:p>
    <w:p w:rsidR="00000000" w:rsidDel="00000000" w:rsidP="00000000" w:rsidRDefault="00000000" w:rsidRPr="00000000" w14:paraId="0000014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for packet in cap:</w:t>
      </w:r>
    </w:p>
    <w:p w:rsidR="00000000" w:rsidDel="00000000" w:rsidP="00000000" w:rsidRDefault="00000000" w:rsidRPr="00000000" w14:paraId="0000014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try:</w:t>
      </w:r>
    </w:p>
    <w:p w:rsidR="00000000" w:rsidDel="00000000" w:rsidP="00000000" w:rsidRDefault="00000000" w:rsidRPr="00000000" w14:paraId="0000014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# 提取來源和目的地 MAC 地址</w:t>
      </w:r>
    </w:p>
    <w:p w:rsidR="00000000" w:rsidDel="00000000" w:rsidP="00000000" w:rsidRDefault="00000000" w:rsidRPr="00000000" w14:paraId="0000014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src_mac = packet.wlan.sa</w:t>
      </w:r>
    </w:p>
    <w:p w:rsidR="00000000" w:rsidDel="00000000" w:rsidP="00000000" w:rsidRDefault="00000000" w:rsidRPr="00000000" w14:paraId="0000014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dst_mac = packet.wlan.da</w:t>
      </w:r>
    </w:p>
    <w:p w:rsidR="00000000" w:rsidDel="00000000" w:rsidP="00000000" w:rsidRDefault="00000000" w:rsidRPr="00000000" w14:paraId="0000014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if src_mac:  # 若有來源 MAC</w:t>
      </w:r>
    </w:p>
    <w:p w:rsidR="00000000" w:rsidDel="00000000" w:rsidP="00000000" w:rsidRDefault="00000000" w:rsidRPr="00000000" w14:paraId="0000014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    mac_stats[src_mac] += 1</w:t>
      </w:r>
    </w:p>
    <w:p w:rsidR="00000000" w:rsidDel="00000000" w:rsidP="00000000" w:rsidRDefault="00000000" w:rsidRPr="00000000" w14:paraId="0000014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if dst_mac:  # 若有目的 MAC</w:t>
      </w:r>
    </w:p>
    <w:p w:rsidR="00000000" w:rsidDel="00000000" w:rsidP="00000000" w:rsidRDefault="00000000" w:rsidRPr="00000000" w14:paraId="0000014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    mac_stats[dst_mac] += 1</w:t>
      </w:r>
    </w:p>
    <w:p w:rsidR="00000000" w:rsidDel="00000000" w:rsidP="00000000" w:rsidRDefault="00000000" w:rsidRPr="00000000" w14:paraId="0000014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except AttributeError:</w:t>
      </w:r>
    </w:p>
    <w:p w:rsidR="00000000" w:rsidDel="00000000" w:rsidP="00000000" w:rsidRDefault="00000000" w:rsidRPr="00000000" w14:paraId="0000014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continue</w:t>
      </w:r>
    </w:p>
    <w:p w:rsidR="00000000" w:rsidDel="00000000" w:rsidP="00000000" w:rsidRDefault="00000000" w:rsidRPr="00000000" w14:paraId="0000014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輸出統計結果到 CSV 文件</w:t>
      </w:r>
    </w:p>
    <w:p w:rsidR="00000000" w:rsidDel="00000000" w:rsidP="00000000" w:rsidRDefault="00000000" w:rsidRPr="00000000" w14:paraId="0000014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with open(output_csv, 'w', newline='') as csvfile:</w:t>
      </w:r>
    </w:p>
    <w:p w:rsidR="00000000" w:rsidDel="00000000" w:rsidP="00000000" w:rsidRDefault="00000000" w:rsidRPr="00000000" w14:paraId="0000014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fieldnames = ['MAC Address', 'Count']</w:t>
      </w:r>
    </w:p>
    <w:p w:rsidR="00000000" w:rsidDel="00000000" w:rsidP="00000000" w:rsidRDefault="00000000" w:rsidRPr="00000000" w14:paraId="0000015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writer = csv.DictWriter(csvfile, fieldnames=fieldnames)</w:t>
      </w:r>
    </w:p>
    <w:p w:rsidR="00000000" w:rsidDel="00000000" w:rsidP="00000000" w:rsidRDefault="00000000" w:rsidRPr="00000000" w14:paraId="0000015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writer.writeheader()</w:t>
      </w:r>
    </w:p>
    <w:p w:rsidR="00000000" w:rsidDel="00000000" w:rsidP="00000000" w:rsidRDefault="00000000" w:rsidRPr="00000000" w14:paraId="0000015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for mac, count in mac_stats.items():</w:t>
      </w:r>
    </w:p>
    <w:p w:rsidR="00000000" w:rsidDel="00000000" w:rsidP="00000000" w:rsidRDefault="00000000" w:rsidRPr="00000000" w14:paraId="0000015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   writer.writerow({'MAC Address': mac, 'Count': count})</w:t>
      </w:r>
    </w:p>
    <w:p w:rsidR="00000000" w:rsidDel="00000000" w:rsidP="00000000" w:rsidRDefault="00000000" w:rsidRPr="00000000" w14:paraId="0000015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print(f"MAC 地址統計已儲存到 {output_csv}")</w:t>
      </w:r>
    </w:p>
    <w:p w:rsidR="00000000" w:rsidDel="00000000" w:rsidP="00000000" w:rsidRDefault="00000000" w:rsidRPr="00000000" w14:paraId="00000157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主要步驟解釋：</w:t>
      </w:r>
    </w:p>
    <w:p w:rsidR="00000000" w:rsidDel="00000000" w:rsidP="00000000" w:rsidRDefault="00000000" w:rsidRPr="00000000" w14:paraId="00000158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讀取封包檔案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</w:t>
        <w:br w:type="textWrapping"/>
        <w:t xml:space="preserve">使用 pyshark.FileCapture 讀取 .cap 檔案，並設置過濾條件，只選取 Beacon 與 Probe Request 封包。</w:t>
      </w:r>
    </w:p>
    <w:p w:rsidR="00000000" w:rsidDel="00000000" w:rsidP="00000000" w:rsidRDefault="00000000" w:rsidRPr="00000000" w14:paraId="00000159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提取 MAC 地址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</w:t>
      </w:r>
    </w:p>
    <w:p w:rsidR="00000000" w:rsidDel="00000000" w:rsidP="00000000" w:rsidRDefault="00000000" w:rsidRPr="00000000" w14:paraId="0000015A">
      <w:pPr>
        <w:numPr>
          <w:ilvl w:val="1"/>
          <w:numId w:val="9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使用 packet.wlan.sa 提取來源 MAC 地址。</w:t>
      </w:r>
    </w:p>
    <w:p w:rsidR="00000000" w:rsidDel="00000000" w:rsidP="00000000" w:rsidRDefault="00000000" w:rsidRPr="00000000" w14:paraId="0000015B">
      <w:pPr>
        <w:numPr>
          <w:ilvl w:val="1"/>
          <w:numId w:val="9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使用 packet.wlan.da 提取目的地 MAC 地址。</w:t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統計 MAC 地址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</w:t>
      </w:r>
    </w:p>
    <w:p w:rsidR="00000000" w:rsidDel="00000000" w:rsidP="00000000" w:rsidRDefault="00000000" w:rsidRPr="00000000" w14:paraId="0000015D">
      <w:pPr>
        <w:numPr>
          <w:ilvl w:val="1"/>
          <w:numId w:val="9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用 defaultdict(int) 記錄每個 MAC 地址出現的次數。</w:t>
      </w:r>
    </w:p>
    <w:p w:rsidR="00000000" w:rsidDel="00000000" w:rsidP="00000000" w:rsidRDefault="00000000" w:rsidRPr="00000000" w14:paraId="0000015E">
      <w:pPr>
        <w:numPr>
          <w:ilvl w:val="1"/>
          <w:numId w:val="9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每次遇到封包時，來源或目的 MAC 地址的計數加 1。</w:t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輸出結果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</w:t>
      </w:r>
    </w:p>
    <w:p w:rsidR="00000000" w:rsidDel="00000000" w:rsidP="00000000" w:rsidRDefault="00000000" w:rsidRPr="00000000" w14:paraId="00000160">
      <w:pPr>
        <w:numPr>
          <w:ilvl w:val="1"/>
          <w:numId w:val="9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統計結果會輸出為 mac_statistics.csv 文件，其中包含每個 MAC 地址及其出現的次數。</w:t>
      </w:r>
    </w:p>
    <w:p w:rsidR="00000000" w:rsidDel="00000000" w:rsidP="00000000" w:rsidRDefault="00000000" w:rsidRPr="00000000" w14:paraId="0000016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440" w:top="1440" w:left="1800" w:right="1800" w:header="851" w:footer="99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Heinrici Torgau" w:id="0" w:date="2025-07-09T23:01:56Z"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710729462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不好意思我不明白為甚麼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6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DFKai-SB"/>
  <w:font w:name="Arial"/>
  <w:font w:name="Arial Unicode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4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20" w:lineRule="auto"/>
    </w:pPr>
    <w:rPr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00" w:lineRule="auto"/>
    </w:pPr>
    <w:rPr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72"/>
      <w:szCs w:val="72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header"/>
    <w:link w:val="a5"/>
    <w:uiPriority w:val="99"/>
    <w:unhideWhenUsed w:val="1"/>
    <w:rsid w:val="001F02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首 字元"/>
    <w:basedOn w:val="a0"/>
    <w:link w:val="a4"/>
    <w:uiPriority w:val="99"/>
    <w:rsid w:val="001F02DF"/>
    <w:rPr>
      <w:sz w:val="20"/>
      <w:szCs w:val="20"/>
    </w:rPr>
  </w:style>
  <w:style w:type="paragraph" w:styleId="a6">
    <w:name w:val="footer"/>
    <w:link w:val="a7"/>
    <w:uiPriority w:val="99"/>
    <w:unhideWhenUsed w:val="1"/>
    <w:rsid w:val="001F02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尾 字元"/>
    <w:basedOn w:val="a0"/>
    <w:link w:val="a6"/>
    <w:uiPriority w:val="99"/>
    <w:rsid w:val="001F02DF"/>
    <w:rPr>
      <w:sz w:val="20"/>
      <w:szCs w:val="20"/>
    </w:rPr>
  </w:style>
  <w:style w:type="paragraph" w:styleId="a8">
    <w:name w:val="List Paragraph"/>
    <w:uiPriority w:val="34"/>
    <w:qFormat w:val="1"/>
    <w:rsid w:val="001F02DF"/>
    <w:pPr>
      <w:ind w:left="480" w:leftChars="200"/>
    </w:pPr>
  </w:style>
  <w:style w:type="paragraph" w:styleId="Web">
    <w:name w:val="Normal (Web)"/>
    <w:uiPriority w:val="99"/>
    <w:semiHidden w:val="1"/>
    <w:unhideWhenUsed w:val="1"/>
    <w:rsid w:val="001F02DF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</w:rPr>
  </w:style>
  <w:style w:type="character" w:styleId="HTML">
    <w:name w:val="HTML Code"/>
    <w:basedOn w:val="a0"/>
    <w:uiPriority w:val="99"/>
    <w:semiHidden w:val="1"/>
    <w:unhideWhenUsed w:val="1"/>
    <w:rsid w:val="001F02DF"/>
    <w:rPr>
      <w:rFonts w:ascii="細明體" w:cs="細明體" w:eastAsia="細明體" w:hAnsi="細明體"/>
      <w:sz w:val="24"/>
      <w:szCs w:val="24"/>
    </w:rPr>
  </w:style>
  <w:style w:type="character" w:styleId="a9">
    <w:name w:val="Hyperlink"/>
    <w:basedOn w:val="a0"/>
    <w:uiPriority w:val="99"/>
    <w:unhideWhenUsed w:val="1"/>
    <w:rsid w:val="001F02D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 w:val="1"/>
    <w:unhideWhenUsed w:val="1"/>
    <w:rsid w:val="001F02DF"/>
    <w:rPr>
      <w:color w:val="605e5c"/>
      <w:shd w:color="auto" w:fill="e1dfdd" w:val="clear"/>
    </w:rPr>
  </w:style>
  <w:style w:type="table" w:styleId="ab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hyperlink" Target="https://www.kali.org/docs/" TargetMode="External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19" Type="http://schemas.openxmlformats.org/officeDocument/2006/relationships/hyperlink" Target="https://wiki.wireshark.org/DisplayFilters" TargetMode="External"/><Relationship Id="rId6" Type="http://schemas.openxmlformats.org/officeDocument/2006/relationships/styles" Target="styles.xml"/><Relationship Id="rId18" Type="http://schemas.openxmlformats.org/officeDocument/2006/relationships/hyperlink" Target="https://www.aircrack-ng.org/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8jM2b2A9fRDTXLEelGAqGwJ8RQ==">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2025-06-21T09:40:00Z</dcterms:created>
  <dc:creator>CSIE</dc:creator>
</cp:coreProperties>
</file>